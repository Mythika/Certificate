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E11F88" w:rsidRDefault="00E11F88" w:rsidP="0078388B">
      <w:pPr>
        <w:pStyle w:val="Heading3"/>
        <w:jc w:val="center"/>
        <w:rPr>
          <w:rFonts w:ascii="Trebuchet MS" w:hAnsi="Trebuchet MS"/>
          <w:sz w:val="24"/>
        </w:rPr>
      </w:pPr>
      <w:r>
        <w:rPr>
          <w:rFonts w:ascii="Trebuchet MS" w:hAnsi="Trebuchet MS"/>
          <w:sz w:val="24"/>
        </w:rPr>
        <w:t xml:space="preserve">FORM 12BB </w:t>
      </w:r>
    </w:p>
    <w:p w:rsidR="00932A46" w:rsidRPr="000D09CE" w:rsidRDefault="00932A46" w:rsidP="0078388B">
      <w:pPr>
        <w:pStyle w:val="Heading3"/>
        <w:jc w:val="center"/>
        <w:rPr>
          <w:rFonts w:ascii="Trebuchet MS" w:hAnsi="Trebuchet MS"/>
        </w:rPr>
      </w:pPr>
      <w:hyperlink w:anchor="_top" w:history="1">
        <w:r w:rsidR="00765A1A" w:rsidRPr="000D09CE">
          <w:rPr>
            <w:rStyle w:val="Hyperlink"/>
            <w:rFonts w:ascii="Trebuchet MS" w:hAnsi="Trebuchet MS"/>
            <w:color w:val="auto"/>
            <w:sz w:val="24"/>
          </w:rPr>
          <w:t>ANNEXURE IV</w:t>
        </w:r>
      </w:hyperlink>
    </w:p>
    <w:tbl>
      <w:tblPr>
        <w:tblW w:w="107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10"/>
      </w:tblGrid>
      <w:tr w:rsidR="00932A46" w:rsidRPr="00FC2E0B" w:rsidTr="00714A2D">
        <w:tblPrEx>
          <w:tblCellMar>
            <w:top w:w="0" w:type="dxa"/>
            <w:bottom w:w="0" w:type="dxa"/>
          </w:tblCellMar>
        </w:tblPrEx>
        <w:trPr>
          <w:trHeight w:val="11177"/>
          <w:jc w:val="center"/>
        </w:trPr>
        <w:tc>
          <w:tcPr>
            <w:tcW w:w="10710" w:type="dxa"/>
          </w:tcPr>
          <w:p w:rsidR="00021D54" w:rsidRPr="00FC2E0B" w:rsidRDefault="00932A46" w:rsidP="0078388B">
            <w:pPr>
              <w:pStyle w:val="Heading1"/>
              <w:jc w:val="center"/>
              <w:rPr>
                <w:ins w:id="0" w:author="richard.minus" w:date="2010-12-20T17:56:00Z"/>
                <w:rFonts w:ascii="Trebuchet MS" w:hAnsi="Trebuchet MS"/>
              </w:rPr>
            </w:pPr>
            <w:r w:rsidRPr="00FC2E0B">
              <w:rPr>
                <w:rFonts w:ascii="Trebuchet MS" w:hAnsi="Trebuchet MS"/>
                <w:sz w:val="34"/>
              </w:rPr>
              <w:t>FORM</w:t>
            </w:r>
            <w:r w:rsidR="003B0263" w:rsidRPr="00FC2E0B">
              <w:rPr>
                <w:rFonts w:ascii="Trebuchet MS" w:hAnsi="Trebuchet MS"/>
                <w:sz w:val="34"/>
              </w:rPr>
              <w:t xml:space="preserve"> OF VERIFICATION</w:t>
            </w:r>
          </w:p>
          <w:p w:rsidR="00932A46" w:rsidRPr="00FC2E0B" w:rsidRDefault="00932A46" w:rsidP="00932A46">
            <w:pPr>
              <w:pStyle w:val="Heading1"/>
              <w:rPr>
                <w:rFonts w:ascii="Trebuchet MS" w:hAnsi="Trebuchet MS"/>
                <w:sz w:val="22"/>
                <w:szCs w:val="22"/>
              </w:rPr>
            </w:pPr>
            <w:r w:rsidRPr="00FC2E0B">
              <w:rPr>
                <w:rFonts w:ascii="Trebuchet MS" w:hAnsi="Trebuchet MS"/>
              </w:rPr>
              <w:t xml:space="preserve">                            </w:t>
            </w:r>
            <w:r w:rsidRPr="00FC2E0B">
              <w:rPr>
                <w:rFonts w:ascii="Trebuchet MS" w:hAnsi="Trebuchet MS"/>
                <w:sz w:val="22"/>
                <w:szCs w:val="22"/>
              </w:rPr>
              <w:t>Form for sending particulars of income under section 192(2B) for the year</w:t>
            </w:r>
          </w:p>
          <w:p w:rsidR="00FC2E0B" w:rsidRPr="000D09CE" w:rsidRDefault="00FC2E0B" w:rsidP="00FC2E0B">
            <w:pPr>
              <w:pStyle w:val="Heading3"/>
              <w:jc w:val="center"/>
              <w:rPr>
                <w:rFonts w:ascii="Trebuchet MS" w:hAnsi="Trebuchet MS"/>
                <w:sz w:val="24"/>
              </w:rPr>
            </w:pPr>
          </w:p>
          <w:p w:rsidR="00932A46" w:rsidRPr="00FC2E0B" w:rsidRDefault="00932A46" w:rsidP="00932A46">
            <w:pPr>
              <w:autoSpaceDE w:val="0"/>
              <w:autoSpaceDN w:val="0"/>
              <w:adjustRightInd w:val="0"/>
              <w:jc w:val="center"/>
              <w:rPr>
                <w:rFonts w:ascii="Trebuchet MS" w:hAnsi="Trebuchet MS"/>
                <w:b/>
                <w:sz w:val="22"/>
                <w:szCs w:val="22"/>
              </w:rPr>
            </w:pPr>
            <w:r w:rsidRPr="00FC2E0B">
              <w:rPr>
                <w:rFonts w:ascii="Trebuchet MS" w:hAnsi="Trebuchet MS"/>
                <w:b/>
                <w:sz w:val="22"/>
                <w:szCs w:val="22"/>
              </w:rPr>
              <w:t xml:space="preserve">ending 31st </w:t>
            </w:r>
            <w:r w:rsidR="00C011F6" w:rsidRPr="00FC2E0B">
              <w:rPr>
                <w:rFonts w:ascii="Trebuchet MS" w:hAnsi="Trebuchet MS"/>
                <w:b/>
                <w:sz w:val="22"/>
                <w:szCs w:val="22"/>
              </w:rPr>
              <w:t>March, 20</w:t>
            </w:r>
            <w:r w:rsidR="00506334">
              <w:rPr>
                <w:rFonts w:ascii="Trebuchet MS" w:hAnsi="Trebuchet MS"/>
                <w:b/>
                <w:sz w:val="22"/>
                <w:szCs w:val="22"/>
              </w:rPr>
              <w:t>2</w:t>
            </w:r>
            <w:r w:rsidR="00C64C26">
              <w:rPr>
                <w:rFonts w:ascii="Trebuchet MS" w:hAnsi="Trebuchet MS"/>
                <w:b/>
                <w:sz w:val="22"/>
                <w:szCs w:val="22"/>
              </w:rPr>
              <w:t>5</w:t>
            </w:r>
          </w:p>
          <w:p w:rsidR="00932A46" w:rsidRPr="00FC2E0B" w:rsidRDefault="00932A46" w:rsidP="00932A46">
            <w:pPr>
              <w:autoSpaceDE w:val="0"/>
              <w:autoSpaceDN w:val="0"/>
              <w:adjustRightInd w:val="0"/>
              <w:rPr>
                <w:rFonts w:ascii="Trebuchet MS" w:hAnsi="Trebuchet MS"/>
              </w:rPr>
            </w:pPr>
            <w:r w:rsidRPr="00FC2E0B">
              <w:rPr>
                <w:rFonts w:ascii="Trebuchet MS" w:hAnsi="Trebuchet MS"/>
                <w:b/>
                <w:sz w:val="22"/>
              </w:rPr>
              <w:t>1</w:t>
            </w:r>
            <w:r w:rsidRPr="00FC2E0B">
              <w:rPr>
                <w:rFonts w:ascii="Trebuchet MS" w:hAnsi="Trebuchet MS"/>
                <w:b/>
              </w:rPr>
              <w:t xml:space="preserve">. </w:t>
            </w:r>
            <w:r w:rsidRPr="00FC2E0B">
              <w:rPr>
                <w:rFonts w:ascii="Trebuchet MS" w:hAnsi="Trebuchet MS"/>
              </w:rPr>
              <w:t xml:space="preserve">Name and address of the employee </w:t>
            </w:r>
            <w:r w:rsidRPr="00FC2E0B">
              <w:rPr>
                <w:rFonts w:ascii="Trebuchet MS" w:hAnsi="Trebuchet MS"/>
              </w:rPr>
              <w:tab/>
            </w:r>
            <w:r w:rsidRPr="00FC2E0B">
              <w:rPr>
                <w:rFonts w:ascii="Trebuchet MS" w:hAnsi="Trebuchet MS"/>
              </w:rPr>
              <w:tab/>
            </w:r>
            <w:r w:rsidRPr="00FC2E0B">
              <w:rPr>
                <w:rFonts w:ascii="Trebuchet MS" w:hAnsi="Trebuchet MS"/>
              </w:rPr>
              <w:tab/>
            </w:r>
            <w:r w:rsidRPr="00FC2E0B">
              <w:rPr>
                <w:rFonts w:ascii="Trebuchet MS" w:hAnsi="Trebuchet MS"/>
              </w:rPr>
              <w:tab/>
            </w:r>
            <w:r w:rsidRPr="00FC2E0B">
              <w:rPr>
                <w:rFonts w:ascii="Trebuchet MS" w:hAnsi="Trebuchet MS"/>
              </w:rPr>
              <w:tab/>
            </w:r>
            <w:r w:rsidRPr="00FC2E0B">
              <w:rPr>
                <w:rFonts w:ascii="Trebuchet MS" w:hAnsi="Trebuchet MS"/>
                <w:sz w:val="22"/>
              </w:rPr>
              <w:t xml:space="preserve">                 ……………………..</w:t>
            </w:r>
          </w:p>
          <w:p w:rsidR="00932A46" w:rsidRPr="00FC2E0B" w:rsidRDefault="00932A46" w:rsidP="00932A46">
            <w:pPr>
              <w:autoSpaceDE w:val="0"/>
              <w:autoSpaceDN w:val="0"/>
              <w:adjustRightInd w:val="0"/>
              <w:rPr>
                <w:rFonts w:ascii="Trebuchet MS" w:hAnsi="Trebuchet MS"/>
              </w:rPr>
            </w:pPr>
            <w:r w:rsidRPr="00FC2E0B">
              <w:rPr>
                <w:rFonts w:ascii="Trebuchet MS" w:hAnsi="Trebuchet MS"/>
                <w:b/>
              </w:rPr>
              <w:t xml:space="preserve">2. </w:t>
            </w:r>
            <w:r w:rsidRPr="00FC2E0B">
              <w:rPr>
                <w:rFonts w:ascii="Trebuchet MS" w:hAnsi="Trebuchet MS"/>
              </w:rPr>
              <w:t>Permanent Account Number</w:t>
            </w:r>
            <w:r w:rsidRPr="00FC2E0B">
              <w:rPr>
                <w:rFonts w:ascii="Trebuchet MS" w:hAnsi="Trebuchet MS"/>
              </w:rPr>
              <w:tab/>
            </w:r>
            <w:r w:rsidRPr="00FC2E0B">
              <w:rPr>
                <w:rFonts w:ascii="Trebuchet MS" w:hAnsi="Trebuchet MS"/>
              </w:rPr>
              <w:tab/>
            </w:r>
            <w:r w:rsidRPr="00FC2E0B">
              <w:rPr>
                <w:rFonts w:ascii="Trebuchet MS" w:hAnsi="Trebuchet MS"/>
              </w:rPr>
              <w:tab/>
            </w:r>
            <w:r w:rsidRPr="00FC2E0B">
              <w:rPr>
                <w:rFonts w:ascii="Trebuchet MS" w:hAnsi="Trebuchet MS"/>
              </w:rPr>
              <w:tab/>
            </w:r>
            <w:r w:rsidRPr="00FC2E0B">
              <w:rPr>
                <w:rFonts w:ascii="Trebuchet MS" w:hAnsi="Trebuchet MS"/>
              </w:rPr>
              <w:tab/>
            </w:r>
            <w:r w:rsidRPr="00FC2E0B">
              <w:rPr>
                <w:rFonts w:ascii="Trebuchet MS" w:hAnsi="Trebuchet MS"/>
              </w:rPr>
              <w:tab/>
            </w:r>
            <w:r w:rsidRPr="00FC2E0B">
              <w:rPr>
                <w:rFonts w:ascii="Trebuchet MS" w:hAnsi="Trebuchet MS"/>
                <w:sz w:val="22"/>
              </w:rPr>
              <w:t xml:space="preserve">                 ……………………..</w:t>
            </w:r>
            <w:r w:rsidRPr="00FC2E0B">
              <w:rPr>
                <w:rFonts w:ascii="Trebuchet MS" w:hAnsi="Trebuchet MS"/>
                <w:sz w:val="22"/>
              </w:rPr>
              <w:tab/>
            </w:r>
          </w:p>
          <w:p w:rsidR="0023074A" w:rsidRPr="00FC2E0B" w:rsidRDefault="00932A46" w:rsidP="00932A46">
            <w:pPr>
              <w:autoSpaceDE w:val="0"/>
              <w:autoSpaceDN w:val="0"/>
              <w:adjustRightInd w:val="0"/>
              <w:rPr>
                <w:rFonts w:ascii="Trebuchet MS" w:hAnsi="Trebuchet MS"/>
                <w:sz w:val="22"/>
              </w:rPr>
            </w:pPr>
            <w:r w:rsidRPr="00FC2E0B">
              <w:rPr>
                <w:rFonts w:ascii="Trebuchet MS" w:hAnsi="Trebuchet MS"/>
                <w:b/>
              </w:rPr>
              <w:t xml:space="preserve">3. </w:t>
            </w:r>
            <w:r w:rsidRPr="00FC2E0B">
              <w:rPr>
                <w:rFonts w:ascii="Trebuchet MS" w:hAnsi="Trebuchet MS"/>
              </w:rPr>
              <w:t>Residential status</w:t>
            </w:r>
            <w:r w:rsidRPr="00FC2E0B">
              <w:rPr>
                <w:rFonts w:ascii="Trebuchet MS" w:hAnsi="Trebuchet MS"/>
              </w:rPr>
              <w:tab/>
            </w:r>
            <w:r w:rsidR="0023074A" w:rsidRPr="00FC2E0B">
              <w:rPr>
                <w:rFonts w:ascii="Trebuchet MS" w:hAnsi="Trebuchet MS"/>
                <w:sz w:val="22"/>
              </w:rPr>
              <w:t xml:space="preserve">                                                                                  ……………………….</w:t>
            </w:r>
          </w:p>
          <w:p w:rsidR="0023074A" w:rsidRPr="00FC2E0B" w:rsidRDefault="0023074A" w:rsidP="0023074A">
            <w:pPr>
              <w:jc w:val="both"/>
              <w:rPr>
                <w:rFonts w:ascii="Trebuchet MS" w:hAnsi="Trebuchet MS"/>
              </w:rPr>
            </w:pPr>
            <w:r w:rsidRPr="00FC2E0B">
              <w:rPr>
                <w:rFonts w:ascii="Trebuchet MS" w:hAnsi="Trebuchet MS"/>
                <w:sz w:val="22"/>
              </w:rPr>
              <w:t xml:space="preserve">                                                                                                       </w:t>
            </w:r>
          </w:p>
          <w:p w:rsidR="00932A46" w:rsidRPr="00FC2E0B" w:rsidRDefault="00932A46" w:rsidP="00932A46">
            <w:pPr>
              <w:autoSpaceDE w:val="0"/>
              <w:autoSpaceDN w:val="0"/>
              <w:adjustRightInd w:val="0"/>
              <w:rPr>
                <w:rFonts w:ascii="Trebuchet MS" w:hAnsi="Trebuchet MS"/>
                <w:sz w:val="22"/>
              </w:rPr>
            </w:pPr>
            <w:r w:rsidRPr="00FC2E0B">
              <w:rPr>
                <w:rFonts w:ascii="Trebuchet MS" w:hAnsi="Trebuchet MS"/>
              </w:rPr>
              <w:tab/>
            </w:r>
            <w:r w:rsidRPr="00FC2E0B">
              <w:rPr>
                <w:rFonts w:ascii="Trebuchet MS" w:hAnsi="Trebuchet MS"/>
              </w:rPr>
              <w:tab/>
            </w:r>
            <w:r w:rsidRPr="00FC2E0B">
              <w:rPr>
                <w:rFonts w:ascii="Trebuchet MS" w:hAnsi="Trebuchet MS"/>
              </w:rPr>
              <w:tab/>
            </w:r>
            <w:r w:rsidRPr="00FC2E0B">
              <w:rPr>
                <w:rFonts w:ascii="Trebuchet MS" w:hAnsi="Trebuchet MS"/>
              </w:rPr>
              <w:tab/>
            </w:r>
            <w:r w:rsidRPr="00FC2E0B">
              <w:rPr>
                <w:rFonts w:ascii="Trebuchet MS" w:hAnsi="Trebuchet MS"/>
              </w:rPr>
              <w:tab/>
              <w:t xml:space="preserve">                               </w:t>
            </w:r>
          </w:p>
          <w:p w:rsidR="00932A46" w:rsidRPr="00FC2E0B" w:rsidRDefault="009301F9" w:rsidP="00932A46">
            <w:pPr>
              <w:autoSpaceDE w:val="0"/>
              <w:autoSpaceDN w:val="0"/>
              <w:adjustRightInd w:val="0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</w:rPr>
              <w:t>5</w:t>
            </w:r>
            <w:r w:rsidR="00932A46" w:rsidRPr="00FC2E0B">
              <w:rPr>
                <w:rFonts w:ascii="Trebuchet MS" w:hAnsi="Trebuchet MS"/>
                <w:b/>
              </w:rPr>
              <w:t>. Particulars of income under any head of income other than “salaries”</w:t>
            </w:r>
          </w:p>
          <w:p w:rsidR="00932A46" w:rsidRPr="00FC2E0B" w:rsidRDefault="00CF4310" w:rsidP="00932A46">
            <w:pPr>
              <w:autoSpaceDE w:val="0"/>
              <w:autoSpaceDN w:val="0"/>
              <w:adjustRightInd w:val="0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</w:rPr>
              <w:t xml:space="preserve">     </w:t>
            </w:r>
            <w:r w:rsidR="00932A46" w:rsidRPr="00FC2E0B">
              <w:rPr>
                <w:rFonts w:ascii="Trebuchet MS" w:hAnsi="Trebuchet MS"/>
                <w:b/>
              </w:rPr>
              <w:t>(Not being a loss under any such head other than the loss under the</w:t>
            </w:r>
          </w:p>
          <w:p w:rsidR="00932A46" w:rsidRPr="00FC2E0B" w:rsidRDefault="00CF4310" w:rsidP="00932A46">
            <w:pPr>
              <w:autoSpaceDE w:val="0"/>
              <w:autoSpaceDN w:val="0"/>
              <w:adjustRightInd w:val="0"/>
              <w:rPr>
                <w:rFonts w:ascii="Trebuchet MS" w:hAnsi="Trebuchet MS"/>
              </w:rPr>
            </w:pPr>
            <w:r>
              <w:rPr>
                <w:rFonts w:ascii="Trebuchet MS" w:hAnsi="Trebuchet MS"/>
                <w:b/>
              </w:rPr>
              <w:t xml:space="preserve">     </w:t>
            </w:r>
            <w:r w:rsidR="00932A46" w:rsidRPr="00FC2E0B">
              <w:rPr>
                <w:rFonts w:ascii="Trebuchet MS" w:hAnsi="Trebuchet MS"/>
                <w:b/>
              </w:rPr>
              <w:t>head “Income from house property”) received in the financial year</w:t>
            </w:r>
          </w:p>
          <w:p w:rsidR="00932A46" w:rsidRPr="00FC2E0B" w:rsidRDefault="00CF4310" w:rsidP="00932A46">
            <w:pPr>
              <w:autoSpaceDE w:val="0"/>
              <w:autoSpaceDN w:val="0"/>
              <w:adjustRightInd w:val="0"/>
              <w:rPr>
                <w:rFonts w:ascii="Trebuchet MS" w:hAnsi="Trebuchet MS"/>
                <w:u w:val="single"/>
              </w:rPr>
            </w:pPr>
            <w:r>
              <w:rPr>
                <w:rFonts w:ascii="Trebuchet MS" w:hAnsi="Trebuchet MS"/>
              </w:rPr>
              <w:t xml:space="preserve">     </w:t>
            </w:r>
            <w:r w:rsidR="00932A46" w:rsidRPr="00FC2E0B">
              <w:rPr>
                <w:rFonts w:ascii="Trebuchet MS" w:hAnsi="Trebuchet MS"/>
              </w:rPr>
              <w:t xml:space="preserve">(i) Income from house property (in case of loss, enclose computation thereof)          </w:t>
            </w:r>
            <w:r w:rsidR="00932A46" w:rsidRPr="00FC2E0B">
              <w:rPr>
                <w:rFonts w:ascii="Trebuchet MS" w:hAnsi="Trebuchet MS"/>
                <w:sz w:val="22"/>
              </w:rPr>
              <w:t>Rs……………..</w:t>
            </w:r>
          </w:p>
          <w:p w:rsidR="00932A46" w:rsidRPr="00FC2E0B" w:rsidRDefault="00CF4310" w:rsidP="00932A46">
            <w:pPr>
              <w:autoSpaceDE w:val="0"/>
              <w:autoSpaceDN w:val="0"/>
              <w:adjustRightInd w:val="0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     </w:t>
            </w:r>
            <w:r w:rsidR="00932A46" w:rsidRPr="00FC2E0B">
              <w:rPr>
                <w:rFonts w:ascii="Trebuchet MS" w:hAnsi="Trebuchet MS"/>
              </w:rPr>
              <w:t xml:space="preserve">(ii) Profits and gains of business or profession                                                          </w:t>
            </w:r>
            <w:r w:rsidR="00932A46" w:rsidRPr="00FC2E0B">
              <w:rPr>
                <w:rFonts w:ascii="Trebuchet MS" w:hAnsi="Trebuchet MS"/>
                <w:sz w:val="22"/>
              </w:rPr>
              <w:t>Rs……………..</w:t>
            </w:r>
          </w:p>
          <w:p w:rsidR="00932A46" w:rsidRPr="00FC2E0B" w:rsidRDefault="00CF4310" w:rsidP="00932A46">
            <w:pPr>
              <w:autoSpaceDE w:val="0"/>
              <w:autoSpaceDN w:val="0"/>
              <w:adjustRightInd w:val="0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     </w:t>
            </w:r>
            <w:r w:rsidR="00932A46" w:rsidRPr="00FC2E0B">
              <w:rPr>
                <w:rFonts w:ascii="Trebuchet MS" w:hAnsi="Trebuchet MS"/>
              </w:rPr>
              <w:t xml:space="preserve">(iii) Capital gains                                                                                                    </w:t>
            </w:r>
            <w:r w:rsidR="00932A46" w:rsidRPr="00FC2E0B">
              <w:rPr>
                <w:rFonts w:ascii="Trebuchet MS" w:hAnsi="Trebuchet MS"/>
                <w:sz w:val="22"/>
              </w:rPr>
              <w:t>Rs……………..</w:t>
            </w:r>
          </w:p>
          <w:p w:rsidR="00932A46" w:rsidRPr="00FC2E0B" w:rsidRDefault="00CF4310" w:rsidP="00932A46">
            <w:pPr>
              <w:autoSpaceDE w:val="0"/>
              <w:autoSpaceDN w:val="0"/>
              <w:adjustRightInd w:val="0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     </w:t>
            </w:r>
            <w:r w:rsidR="00932A46" w:rsidRPr="00FC2E0B">
              <w:rPr>
                <w:rFonts w:ascii="Trebuchet MS" w:hAnsi="Trebuchet MS"/>
              </w:rPr>
              <w:t xml:space="preserve">(iv) Income from other sources                                                                                </w:t>
            </w:r>
            <w:r w:rsidR="00932A46" w:rsidRPr="00FC2E0B">
              <w:rPr>
                <w:rFonts w:ascii="Trebuchet MS" w:hAnsi="Trebuchet MS"/>
                <w:sz w:val="22"/>
              </w:rPr>
              <w:t>Rs……………..</w:t>
            </w:r>
          </w:p>
          <w:p w:rsidR="00932A46" w:rsidRPr="00FC2E0B" w:rsidRDefault="00932A46" w:rsidP="00932A46">
            <w:pPr>
              <w:autoSpaceDE w:val="0"/>
              <w:autoSpaceDN w:val="0"/>
              <w:adjustRightInd w:val="0"/>
              <w:rPr>
                <w:rFonts w:ascii="Trebuchet MS" w:hAnsi="Trebuchet MS"/>
              </w:rPr>
            </w:pPr>
            <w:r w:rsidRPr="00FC2E0B">
              <w:rPr>
                <w:rFonts w:ascii="Trebuchet MS" w:hAnsi="Trebuchet MS"/>
              </w:rPr>
              <w:t xml:space="preserve">                  a) Dividends                                      </w:t>
            </w:r>
            <w:r w:rsidRPr="00FC2E0B">
              <w:rPr>
                <w:rFonts w:ascii="Trebuchet MS" w:hAnsi="Trebuchet MS"/>
                <w:sz w:val="22"/>
              </w:rPr>
              <w:t>Rs…………….</w:t>
            </w:r>
          </w:p>
          <w:p w:rsidR="00932A46" w:rsidRPr="00FC2E0B" w:rsidRDefault="00932A46" w:rsidP="00714A2D">
            <w:pPr>
              <w:pStyle w:val="Header"/>
            </w:pPr>
          </w:p>
          <w:p w:rsidR="00932A46" w:rsidRPr="00FC2E0B" w:rsidRDefault="00932A46" w:rsidP="00932A46">
            <w:pPr>
              <w:autoSpaceDE w:val="0"/>
              <w:autoSpaceDN w:val="0"/>
              <w:adjustRightInd w:val="0"/>
              <w:rPr>
                <w:rFonts w:ascii="Trebuchet MS" w:hAnsi="Trebuchet MS"/>
              </w:rPr>
            </w:pPr>
            <w:r w:rsidRPr="00FC2E0B">
              <w:rPr>
                <w:rFonts w:ascii="Trebuchet MS" w:hAnsi="Trebuchet MS"/>
              </w:rPr>
              <w:t xml:space="preserve">                  b) Interest                                        </w:t>
            </w:r>
            <w:r w:rsidRPr="00FC2E0B">
              <w:rPr>
                <w:rFonts w:ascii="Trebuchet MS" w:hAnsi="Trebuchet MS"/>
                <w:sz w:val="22"/>
              </w:rPr>
              <w:t>Rs…………….</w:t>
            </w:r>
          </w:p>
          <w:p w:rsidR="00932A46" w:rsidRPr="00FC2E0B" w:rsidRDefault="00932A46" w:rsidP="00714A2D">
            <w:pPr>
              <w:pStyle w:val="Header"/>
            </w:pPr>
            <w:r w:rsidRPr="00FC2E0B">
              <w:t xml:space="preserve"> </w:t>
            </w:r>
          </w:p>
          <w:p w:rsidR="00932A46" w:rsidRPr="00FC2E0B" w:rsidRDefault="00932A46" w:rsidP="00932A46">
            <w:pPr>
              <w:autoSpaceDE w:val="0"/>
              <w:autoSpaceDN w:val="0"/>
              <w:adjustRightInd w:val="0"/>
              <w:rPr>
                <w:rFonts w:ascii="Trebuchet MS" w:hAnsi="Trebuchet MS"/>
              </w:rPr>
            </w:pPr>
            <w:r w:rsidRPr="00FC2E0B">
              <w:rPr>
                <w:rFonts w:ascii="Trebuchet MS" w:hAnsi="Trebuchet MS"/>
              </w:rPr>
              <w:t xml:space="preserve">                  c) Other </w:t>
            </w:r>
            <w:r w:rsidR="00765A1A" w:rsidRPr="00FC2E0B">
              <w:rPr>
                <w:rFonts w:ascii="Trebuchet MS" w:hAnsi="Trebuchet MS"/>
              </w:rPr>
              <w:t>incomes (</w:t>
            </w:r>
            <w:r w:rsidRPr="00FC2E0B">
              <w:rPr>
                <w:rFonts w:ascii="Trebuchet MS" w:hAnsi="Trebuchet MS"/>
              </w:rPr>
              <w:t xml:space="preserve">specify)               </w:t>
            </w:r>
            <w:r w:rsidRPr="00FC2E0B">
              <w:rPr>
                <w:rFonts w:ascii="Trebuchet MS" w:hAnsi="Trebuchet MS"/>
                <w:sz w:val="22"/>
              </w:rPr>
              <w:t>Rs…………….</w:t>
            </w:r>
            <w:r w:rsidRPr="00FC2E0B">
              <w:rPr>
                <w:rFonts w:ascii="Trebuchet MS" w:hAnsi="Trebuchet MS"/>
              </w:rPr>
              <w:t xml:space="preserve">    </w:t>
            </w:r>
          </w:p>
          <w:p w:rsidR="00932A46" w:rsidRPr="00FC2E0B" w:rsidRDefault="00932A46" w:rsidP="00714A2D">
            <w:pPr>
              <w:pStyle w:val="Header"/>
            </w:pPr>
            <w:r w:rsidRPr="00FC2E0B">
              <w:t xml:space="preserve">                                                                                   </w:t>
            </w:r>
          </w:p>
          <w:p w:rsidR="00932A46" w:rsidRPr="00FC2E0B" w:rsidRDefault="00932A46" w:rsidP="00932A46">
            <w:pPr>
              <w:autoSpaceDE w:val="0"/>
              <w:autoSpaceDN w:val="0"/>
              <w:adjustRightInd w:val="0"/>
              <w:ind w:left="2880"/>
              <w:rPr>
                <w:rFonts w:ascii="Trebuchet MS" w:hAnsi="Trebuchet MS"/>
              </w:rPr>
            </w:pPr>
            <w:r w:rsidRPr="00FC2E0B">
              <w:rPr>
                <w:rFonts w:ascii="Trebuchet MS" w:hAnsi="Trebuchet MS"/>
              </w:rPr>
              <w:t xml:space="preserve">                          </w:t>
            </w:r>
            <w:r w:rsidRPr="00FC2E0B">
              <w:rPr>
                <w:rFonts w:ascii="Trebuchet MS" w:hAnsi="Trebuchet MS"/>
                <w:sz w:val="22"/>
              </w:rPr>
              <w:t>Rs……………..</w:t>
            </w:r>
            <w:r w:rsidRPr="00FC2E0B">
              <w:rPr>
                <w:rFonts w:ascii="Trebuchet MS" w:hAnsi="Trebuchet MS"/>
              </w:rPr>
              <w:t xml:space="preserve">         TOTAL             </w:t>
            </w:r>
            <w:r w:rsidRPr="00FC2E0B">
              <w:rPr>
                <w:rFonts w:ascii="Trebuchet MS" w:hAnsi="Trebuchet MS"/>
                <w:sz w:val="22"/>
              </w:rPr>
              <w:t>Rs…..…………</w:t>
            </w:r>
          </w:p>
          <w:p w:rsidR="00932A46" w:rsidRPr="00FC2E0B" w:rsidRDefault="00932A46" w:rsidP="00932A46">
            <w:pPr>
              <w:autoSpaceDE w:val="0"/>
              <w:autoSpaceDN w:val="0"/>
              <w:adjustRightInd w:val="0"/>
              <w:ind w:left="3600" w:firstLine="720"/>
              <w:rPr>
                <w:rFonts w:ascii="Trebuchet MS" w:hAnsi="Trebuchet MS"/>
              </w:rPr>
            </w:pPr>
          </w:p>
          <w:p w:rsidR="00932A46" w:rsidRPr="00FC2E0B" w:rsidRDefault="009301F9" w:rsidP="00932A46">
            <w:pPr>
              <w:autoSpaceDE w:val="0"/>
              <w:autoSpaceDN w:val="0"/>
              <w:adjustRightInd w:val="0"/>
              <w:rPr>
                <w:rFonts w:ascii="Trebuchet MS" w:hAnsi="Trebuchet MS"/>
              </w:rPr>
            </w:pPr>
            <w:r>
              <w:rPr>
                <w:rFonts w:ascii="Trebuchet MS" w:hAnsi="Trebuchet MS"/>
                <w:b/>
              </w:rPr>
              <w:t>6</w:t>
            </w:r>
            <w:r w:rsidR="00932A46" w:rsidRPr="00FC2E0B">
              <w:rPr>
                <w:rFonts w:ascii="Trebuchet MS" w:hAnsi="Trebuchet MS"/>
                <w:b/>
              </w:rPr>
              <w:t>.</w:t>
            </w:r>
            <w:r w:rsidR="00CF4310">
              <w:rPr>
                <w:rFonts w:ascii="Trebuchet MS" w:hAnsi="Trebuchet MS"/>
                <w:b/>
              </w:rPr>
              <w:t xml:space="preserve"> </w:t>
            </w:r>
            <w:r w:rsidR="00932A46" w:rsidRPr="00FC2E0B">
              <w:rPr>
                <w:rFonts w:ascii="Trebuchet MS" w:hAnsi="Trebuchet MS"/>
                <w:b/>
              </w:rPr>
              <w:t xml:space="preserve"> </w:t>
            </w:r>
            <w:r w:rsidR="00932A46" w:rsidRPr="00FC2E0B">
              <w:rPr>
                <w:rFonts w:ascii="Trebuchet MS" w:hAnsi="Trebuchet MS"/>
              </w:rPr>
              <w:t xml:space="preserve">Aggregate of sub-items (i) to (iv) of item </w:t>
            </w:r>
            <w:r>
              <w:rPr>
                <w:rFonts w:ascii="Trebuchet MS" w:hAnsi="Trebuchet MS"/>
              </w:rPr>
              <w:t>5</w:t>
            </w:r>
          </w:p>
          <w:p w:rsidR="00932A46" w:rsidRPr="00FC2E0B" w:rsidRDefault="00932A46" w:rsidP="00932A46">
            <w:pPr>
              <w:autoSpaceDE w:val="0"/>
              <w:autoSpaceDN w:val="0"/>
              <w:adjustRightInd w:val="0"/>
              <w:rPr>
                <w:rFonts w:ascii="Trebuchet MS" w:hAnsi="Trebuchet MS"/>
                <w:b/>
              </w:rPr>
            </w:pPr>
          </w:p>
          <w:p w:rsidR="00932A46" w:rsidRPr="00FC2E0B" w:rsidRDefault="00D30CAE" w:rsidP="00932A46">
            <w:pPr>
              <w:autoSpaceDE w:val="0"/>
              <w:autoSpaceDN w:val="0"/>
              <w:adjustRightInd w:val="0"/>
              <w:rPr>
                <w:rFonts w:ascii="Trebuchet MS" w:hAnsi="Trebuchet MS"/>
              </w:rPr>
            </w:pPr>
            <w:r>
              <w:rPr>
                <w:rFonts w:ascii="Trebuchet MS" w:hAnsi="Trebuchet MS"/>
                <w:b/>
              </w:rPr>
              <w:t>6</w:t>
            </w:r>
            <w:r w:rsidR="00932A46" w:rsidRPr="00FC2E0B">
              <w:rPr>
                <w:rFonts w:ascii="Trebuchet MS" w:hAnsi="Trebuchet MS"/>
                <w:b/>
              </w:rPr>
              <w:t xml:space="preserve">. </w:t>
            </w:r>
            <w:r w:rsidR="00CF4310">
              <w:rPr>
                <w:rFonts w:ascii="Trebuchet MS" w:hAnsi="Trebuchet MS"/>
                <w:b/>
              </w:rPr>
              <w:t xml:space="preserve"> </w:t>
            </w:r>
            <w:r w:rsidR="00932A46" w:rsidRPr="00FC2E0B">
              <w:rPr>
                <w:rFonts w:ascii="Trebuchet MS" w:hAnsi="Trebuchet MS"/>
              </w:rPr>
              <w:t>Tax deducted at source [enclose</w:t>
            </w:r>
            <w:r w:rsidR="003A67E7" w:rsidRPr="00FC2E0B">
              <w:rPr>
                <w:rFonts w:ascii="Trebuchet MS" w:hAnsi="Trebuchet MS"/>
              </w:rPr>
              <w:t xml:space="preserve"> copy of </w:t>
            </w:r>
            <w:r w:rsidR="00932A46" w:rsidRPr="00FC2E0B">
              <w:rPr>
                <w:rFonts w:ascii="Trebuchet MS" w:hAnsi="Trebuchet MS"/>
              </w:rPr>
              <w:t>certificate(s) issued under section 203]</w:t>
            </w:r>
          </w:p>
          <w:p w:rsidR="00932A46" w:rsidRPr="00FC2E0B" w:rsidRDefault="00932A46" w:rsidP="00932A46">
            <w:pPr>
              <w:autoSpaceDE w:val="0"/>
              <w:autoSpaceDN w:val="0"/>
              <w:adjustRightInd w:val="0"/>
              <w:rPr>
                <w:rFonts w:ascii="Trebuchet MS" w:hAnsi="Trebuchet MS"/>
              </w:rPr>
            </w:pPr>
          </w:p>
          <w:p w:rsidR="00932A46" w:rsidRPr="00FC2E0B" w:rsidRDefault="00CF4310" w:rsidP="00932A46">
            <w:pPr>
              <w:autoSpaceDE w:val="0"/>
              <w:autoSpaceDN w:val="0"/>
              <w:adjustRightInd w:val="0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     </w:t>
            </w:r>
            <w:r w:rsidR="00932A46" w:rsidRPr="00FC2E0B">
              <w:rPr>
                <w:rFonts w:ascii="Trebuchet MS" w:hAnsi="Trebuchet MS"/>
              </w:rPr>
              <w:t>Place</w:t>
            </w:r>
            <w:r w:rsidR="00932A46" w:rsidRPr="00FC2E0B">
              <w:rPr>
                <w:rFonts w:ascii="Trebuchet MS" w:hAnsi="Trebuchet MS"/>
                <w:sz w:val="22"/>
              </w:rPr>
              <w:t>………………………………</w:t>
            </w:r>
          </w:p>
          <w:p w:rsidR="00932A46" w:rsidRPr="00FC2E0B" w:rsidRDefault="00932A46" w:rsidP="00932A46">
            <w:pPr>
              <w:autoSpaceDE w:val="0"/>
              <w:autoSpaceDN w:val="0"/>
              <w:adjustRightInd w:val="0"/>
              <w:rPr>
                <w:rFonts w:ascii="Trebuchet MS" w:hAnsi="Trebuchet MS"/>
              </w:rPr>
            </w:pPr>
          </w:p>
          <w:p w:rsidR="00932A46" w:rsidRPr="00FC2E0B" w:rsidRDefault="00CF4310" w:rsidP="00932A46">
            <w:pPr>
              <w:autoSpaceDE w:val="0"/>
              <w:autoSpaceDN w:val="0"/>
              <w:adjustRightInd w:val="0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     </w:t>
            </w:r>
            <w:r w:rsidR="00932A46" w:rsidRPr="00FC2E0B">
              <w:rPr>
                <w:rFonts w:ascii="Trebuchet MS" w:hAnsi="Trebuchet MS"/>
              </w:rPr>
              <w:t>Date</w:t>
            </w:r>
            <w:r w:rsidR="00932A46" w:rsidRPr="00FC2E0B">
              <w:rPr>
                <w:rFonts w:ascii="Trebuchet MS" w:hAnsi="Trebuchet MS"/>
                <w:sz w:val="22"/>
              </w:rPr>
              <w:t>………………………………</w:t>
            </w:r>
            <w:r w:rsidR="00932A46" w:rsidRPr="00FC2E0B">
              <w:rPr>
                <w:rFonts w:ascii="Trebuchet MS" w:hAnsi="Trebuchet MS"/>
              </w:rPr>
              <w:t>.</w:t>
            </w:r>
            <w:r w:rsidR="00932A46" w:rsidRPr="00FC2E0B">
              <w:rPr>
                <w:rFonts w:ascii="Trebuchet MS" w:hAnsi="Trebuchet MS"/>
              </w:rPr>
              <w:tab/>
            </w:r>
            <w:r w:rsidR="00932A46" w:rsidRPr="00FC2E0B">
              <w:rPr>
                <w:rFonts w:ascii="Trebuchet MS" w:hAnsi="Trebuchet MS"/>
              </w:rPr>
              <w:tab/>
            </w:r>
            <w:r w:rsidR="00932A46" w:rsidRPr="00FC2E0B">
              <w:rPr>
                <w:rFonts w:ascii="Trebuchet MS" w:hAnsi="Trebuchet MS"/>
              </w:rPr>
              <w:tab/>
            </w:r>
            <w:r w:rsidR="00932A46" w:rsidRPr="00FC2E0B">
              <w:rPr>
                <w:rFonts w:ascii="Trebuchet MS" w:hAnsi="Trebuchet MS"/>
              </w:rPr>
              <w:tab/>
            </w:r>
          </w:p>
          <w:p w:rsidR="00932A46" w:rsidRPr="00FC2E0B" w:rsidRDefault="00CF4310" w:rsidP="00932A46">
            <w:pPr>
              <w:pStyle w:val="Heading2"/>
              <w:rPr>
                <w:i w:val="0"/>
                <w:color w:val="auto"/>
              </w:rPr>
            </w:pPr>
            <w:r>
              <w:rPr>
                <w:i w:val="0"/>
                <w:color w:val="auto"/>
              </w:rPr>
              <w:t xml:space="preserve">     </w:t>
            </w:r>
            <w:r w:rsidR="00932A46" w:rsidRPr="00FC2E0B">
              <w:rPr>
                <w:i w:val="0"/>
                <w:color w:val="auto"/>
              </w:rPr>
              <w:t>…………………………………………………………………………………………………………………………………………………………………..</w:t>
            </w:r>
          </w:p>
          <w:p w:rsidR="00932A46" w:rsidRPr="00FC2E0B" w:rsidRDefault="00CF4310" w:rsidP="00932A46">
            <w:pPr>
              <w:pStyle w:val="Heading2"/>
              <w:rPr>
                <w:i w:val="0"/>
                <w:color w:val="auto"/>
              </w:rPr>
            </w:pPr>
            <w:r>
              <w:rPr>
                <w:i w:val="0"/>
                <w:color w:val="auto"/>
              </w:rPr>
              <w:t xml:space="preserve">      </w:t>
            </w:r>
            <w:r w:rsidR="00932A46" w:rsidRPr="00FC2E0B">
              <w:rPr>
                <w:i w:val="0"/>
                <w:color w:val="auto"/>
              </w:rPr>
              <w:t>Verification</w:t>
            </w:r>
          </w:p>
          <w:p w:rsidR="00932A46" w:rsidRPr="00FC2E0B" w:rsidRDefault="00CF4310" w:rsidP="00932A46">
            <w:pPr>
              <w:autoSpaceDE w:val="0"/>
              <w:autoSpaceDN w:val="0"/>
              <w:adjustRightInd w:val="0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     </w:t>
            </w:r>
            <w:r w:rsidR="00932A46" w:rsidRPr="00FC2E0B">
              <w:rPr>
                <w:rFonts w:ascii="Trebuchet MS" w:hAnsi="Trebuchet MS"/>
              </w:rPr>
              <w:t xml:space="preserve">I, ………………...do hereby declare that what is stated above is true to the best of my knowledge and belief. </w:t>
            </w:r>
          </w:p>
          <w:p w:rsidR="00932A46" w:rsidRPr="00FC2E0B" w:rsidRDefault="00CF4310" w:rsidP="00932A46">
            <w:pPr>
              <w:autoSpaceDE w:val="0"/>
              <w:autoSpaceDN w:val="0"/>
              <w:adjustRightInd w:val="0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      </w:t>
            </w:r>
            <w:r w:rsidR="00932A46" w:rsidRPr="00FC2E0B">
              <w:rPr>
                <w:rFonts w:ascii="Trebuchet MS" w:hAnsi="Trebuchet MS"/>
              </w:rPr>
              <w:t>Verified today, the ……………………day of……………………… 20</w:t>
            </w:r>
            <w:r w:rsidR="004E1D22">
              <w:rPr>
                <w:rFonts w:ascii="Trebuchet MS" w:hAnsi="Trebuchet MS"/>
              </w:rPr>
              <w:t>2</w:t>
            </w:r>
            <w:r w:rsidR="00C64C26">
              <w:rPr>
                <w:rFonts w:ascii="Trebuchet MS" w:hAnsi="Trebuchet MS"/>
              </w:rPr>
              <w:t>4</w:t>
            </w:r>
            <w:r w:rsidR="00483FB0">
              <w:rPr>
                <w:rFonts w:ascii="Trebuchet MS" w:hAnsi="Trebuchet MS"/>
              </w:rPr>
              <w:t>/20</w:t>
            </w:r>
            <w:r w:rsidR="00506334">
              <w:rPr>
                <w:rFonts w:ascii="Trebuchet MS" w:hAnsi="Trebuchet MS"/>
              </w:rPr>
              <w:t>2</w:t>
            </w:r>
            <w:r w:rsidR="00C64C26">
              <w:rPr>
                <w:rFonts w:ascii="Trebuchet MS" w:hAnsi="Trebuchet MS"/>
              </w:rPr>
              <w:t>5</w:t>
            </w:r>
          </w:p>
          <w:p w:rsidR="00932A46" w:rsidRPr="00FC2E0B" w:rsidRDefault="00CF4310" w:rsidP="00932A46">
            <w:pPr>
              <w:autoSpaceDE w:val="0"/>
              <w:autoSpaceDN w:val="0"/>
              <w:adjustRightInd w:val="0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     Plac</w:t>
            </w:r>
            <w:r w:rsidR="00932A46" w:rsidRPr="00FC2E0B">
              <w:rPr>
                <w:rFonts w:ascii="Trebuchet MS" w:hAnsi="Trebuchet MS"/>
              </w:rPr>
              <w:t>e</w:t>
            </w:r>
            <w:r w:rsidR="00932A46" w:rsidRPr="00FC2E0B">
              <w:rPr>
                <w:rFonts w:ascii="Trebuchet MS" w:hAnsi="Trebuchet MS"/>
                <w:sz w:val="22"/>
              </w:rPr>
              <w:t>………………………………</w:t>
            </w:r>
          </w:p>
          <w:p w:rsidR="00932A46" w:rsidRPr="00FC2E0B" w:rsidRDefault="00932A46" w:rsidP="00932A46">
            <w:pPr>
              <w:autoSpaceDE w:val="0"/>
              <w:autoSpaceDN w:val="0"/>
              <w:adjustRightInd w:val="0"/>
              <w:rPr>
                <w:rFonts w:ascii="Trebuchet MS" w:hAnsi="Trebuchet MS"/>
              </w:rPr>
            </w:pPr>
          </w:p>
          <w:p w:rsidR="00532ADC" w:rsidRDefault="00532ADC" w:rsidP="00532ADC">
            <w:pPr>
              <w:jc w:val="both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     </w:t>
            </w:r>
            <w:r w:rsidR="00932A46" w:rsidRPr="00FC2E0B">
              <w:rPr>
                <w:rFonts w:ascii="Trebuchet MS" w:hAnsi="Trebuchet MS"/>
              </w:rPr>
              <w:t>Date</w:t>
            </w:r>
            <w:r w:rsidR="00932A46" w:rsidRPr="00FC2E0B">
              <w:rPr>
                <w:rFonts w:ascii="Trebuchet MS" w:hAnsi="Trebuchet MS"/>
                <w:sz w:val="22"/>
              </w:rPr>
              <w:t>………………………………</w:t>
            </w:r>
            <w:r w:rsidR="00932A46" w:rsidRPr="00FC2E0B">
              <w:rPr>
                <w:rFonts w:ascii="Trebuchet MS" w:hAnsi="Trebuchet MS"/>
              </w:rPr>
              <w:t>.</w:t>
            </w:r>
            <w:r w:rsidR="00932A46" w:rsidRPr="00FC2E0B">
              <w:rPr>
                <w:rFonts w:ascii="Trebuchet MS" w:hAnsi="Trebuchet MS"/>
              </w:rPr>
              <w:tab/>
            </w:r>
            <w:r w:rsidR="00932A46" w:rsidRPr="00FC2E0B">
              <w:rPr>
                <w:rFonts w:ascii="Trebuchet MS" w:hAnsi="Trebuchet MS"/>
              </w:rPr>
              <w:tab/>
            </w:r>
            <w:r w:rsidR="00932A46" w:rsidRPr="00FC2E0B">
              <w:rPr>
                <w:rFonts w:ascii="Trebuchet MS" w:hAnsi="Trebuchet MS"/>
              </w:rPr>
              <w:tab/>
            </w:r>
          </w:p>
          <w:p w:rsidR="00532ADC" w:rsidRPr="00FC2E0B" w:rsidRDefault="00532ADC" w:rsidP="00532ADC">
            <w:pPr>
              <w:jc w:val="both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                                                                              </w:t>
            </w:r>
            <w:r w:rsidRPr="000D09CE">
              <w:rPr>
                <w:rFonts w:ascii="Trebuchet MS" w:hAnsi="Trebuchet MS"/>
              </w:rPr>
              <w:t>EMPLOYEE NUMBER: ………………</w:t>
            </w:r>
            <w:r>
              <w:rPr>
                <w:rFonts w:ascii="Trebuchet MS" w:hAnsi="Trebuchet MS"/>
              </w:rPr>
              <w:t>………………</w:t>
            </w:r>
          </w:p>
        </w:tc>
      </w:tr>
    </w:tbl>
    <w:p w:rsidR="00932A46" w:rsidRPr="000D09CE" w:rsidRDefault="00932A46" w:rsidP="00932A46">
      <w:pPr>
        <w:rPr>
          <w:rFonts w:ascii="Trebuchet MS" w:hAnsi="Trebuchet MS"/>
        </w:rPr>
      </w:pPr>
    </w:p>
    <w:p w:rsidR="00932A46" w:rsidRPr="000D09CE" w:rsidRDefault="00932A46" w:rsidP="00932A46">
      <w:pPr>
        <w:rPr>
          <w:rFonts w:ascii="Trebuchet MS" w:hAnsi="Trebuchet MS"/>
        </w:rPr>
      </w:pPr>
    </w:p>
    <w:sectPr w:rsidR="00932A46" w:rsidRPr="000D09CE" w:rsidSect="000946B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0" w:right="1260" w:bottom="1170" w:left="126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276D49" w:rsidRDefault="00276D49">
      <w:r>
        <w:separator/>
      </w:r>
    </w:p>
  </w:endnote>
  <w:endnote w:type="continuationSeparator" w:id="0">
    <w:p w:rsidR="00276D49" w:rsidRDefault="00276D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Zurich BT">
    <w:altName w:val="Arial"/>
    <w:charset w:val="00"/>
    <w:family w:val="swiss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A41A9C" w:rsidRDefault="00A41A9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AC6DE1" w:rsidRDefault="00AC6DE1">
    <w:pPr>
      <w:pStyle w:val="Footer"/>
      <w:pBdr>
        <w:bottom w:val="single" w:sz="4" w:space="1" w:color="auto"/>
      </w:pBdr>
      <w:rPr>
        <w:snapToGrid w:val="0"/>
      </w:rPr>
    </w:pPr>
  </w:p>
  <w:p w:rsidR="003560D3" w:rsidRDefault="00AC6DE1">
    <w:pPr>
      <w:pStyle w:val="Footer"/>
      <w:rPr>
        <w:snapToGrid w:val="0"/>
      </w:rPr>
    </w:pPr>
    <w:r>
      <w:rPr>
        <w:snapToGrid w:val="0"/>
      </w:rPr>
      <w:t>Confidential</w:t>
    </w:r>
    <w:r w:rsidR="000946BF">
      <w:rPr>
        <w:snapToGrid w:val="0"/>
      </w:rPr>
      <w:t xml:space="preserve">                                                                                                                                                              </w:t>
    </w:r>
    <w:r>
      <w:rPr>
        <w:snapToGrid w:val="0"/>
      </w:rPr>
      <w:t>Verification of Investment Proofs (F Y 20</w:t>
    </w:r>
    <w:r w:rsidR="00695E7D">
      <w:rPr>
        <w:snapToGrid w:val="0"/>
      </w:rPr>
      <w:t>2</w:t>
    </w:r>
    <w:r w:rsidR="00C64C26">
      <w:rPr>
        <w:snapToGrid w:val="0"/>
      </w:rPr>
      <w:t>4</w:t>
    </w:r>
    <w:r w:rsidR="008C51E0">
      <w:rPr>
        <w:snapToGrid w:val="0"/>
      </w:rPr>
      <w:t>-</w:t>
    </w:r>
    <w:r w:rsidR="00506334">
      <w:rPr>
        <w:snapToGrid w:val="0"/>
      </w:rPr>
      <w:t>2</w:t>
    </w:r>
    <w:r w:rsidR="00C64C26">
      <w:rPr>
        <w:snapToGrid w:val="0"/>
      </w:rPr>
      <w:t>5</w:t>
    </w:r>
    <w:r>
      <w:rPr>
        <w:snapToGrid w:val="0"/>
      </w:rPr>
      <w:t>)</w:t>
    </w:r>
  </w:p>
  <w:p w:rsidR="00AC6DE1" w:rsidRDefault="00AC6DE1">
    <w:pPr>
      <w:pStyle w:val="Footer"/>
    </w:pPr>
    <w:r>
      <w:rPr>
        <w:snapToGrid w:val="0"/>
      </w:rPr>
      <w:tab/>
    </w:r>
    <w:r>
      <w:rPr>
        <w:snapToGrid w:val="0"/>
      </w:rPr>
      <w:tab/>
    </w:r>
    <w:r>
      <w:rPr>
        <w:snapToGrid w:val="0"/>
      </w:rPr>
      <w:tab/>
    </w:r>
    <w:r>
      <w:rPr>
        <w:snapToGrid w:val="0"/>
      </w:rPr>
      <w:tab/>
    </w:r>
    <w:r>
      <w:rPr>
        <w:snapToGrid w:val="0"/>
      </w:rPr>
      <w:tab/>
    </w:r>
    <w:r>
      <w:rPr>
        <w:snapToGrid w:val="0"/>
      </w:rPr>
      <w:tab/>
    </w:r>
    <w:r>
      <w:rPr>
        <w:snapToGrid w:val="0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A41A9C" w:rsidRDefault="00A41A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276D49" w:rsidRDefault="00276D49">
      <w:r>
        <w:separator/>
      </w:r>
    </w:p>
  </w:footnote>
  <w:footnote w:type="continuationSeparator" w:id="0">
    <w:p w:rsidR="00276D49" w:rsidRDefault="00276D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A41A9C" w:rsidRDefault="00A41A9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AC6DE1" w:rsidRPr="00714A2D" w:rsidRDefault="00276D49" w:rsidP="00714A2D">
    <w:pPr>
      <w:pStyle w:val="Header"/>
    </w:pPr>
    <w:r w:rsidRPr="0056512E">
      <w:drawing>
        <wp:inline distT="0" distB="0" distL="0" distR="0" wp14:anchorId="02283BBE">
          <wp:extent cx="1209675" cy="409575"/>
          <wp:effectExtent l="0" t="0" r="0" b="0"/>
          <wp:docPr id="1" name="Picture 1" descr="Mphasis_Logo_Horizontal_Colou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phasis_Logo_Horizontal_Colou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9675" cy="409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AC6DE1" w:rsidRDefault="00AC6DE1" w:rsidP="00714A2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A41A9C" w:rsidRDefault="00A41A9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E"/>
    <w:multiLevelType w:val="singleLevel"/>
    <w:tmpl w:val="36FE2FD6"/>
    <w:lvl w:ilvl="0">
      <w:numFmt w:val="decimal"/>
      <w:lvlText w:val="*"/>
      <w:lvlJc w:val="left"/>
    </w:lvl>
  </w:abstractNum>
  <w:abstractNum w:abstractNumId="1" w15:restartNumberingAfterBreak="0">
    <w:nsid w:val="154E13E8"/>
    <w:multiLevelType w:val="hybridMultilevel"/>
    <w:tmpl w:val="BA722580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199050AB"/>
    <w:multiLevelType w:val="hybridMultilevel"/>
    <w:tmpl w:val="EE8AA286"/>
    <w:lvl w:ilvl="0" w:tplc="31643426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24CC6CBF"/>
    <w:multiLevelType w:val="hybridMultilevel"/>
    <w:tmpl w:val="3F3E91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4E6C70"/>
    <w:multiLevelType w:val="hybridMultilevel"/>
    <w:tmpl w:val="CB40DF18"/>
    <w:lvl w:ilvl="0" w:tplc="05D4FECE">
      <w:start w:val="1"/>
      <w:numFmt w:val="upperLetter"/>
      <w:lvlText w:val="%1."/>
      <w:lvlJc w:val="left"/>
      <w:pPr>
        <w:tabs>
          <w:tab w:val="num" w:pos="1035"/>
        </w:tabs>
        <w:ind w:left="10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55"/>
        </w:tabs>
        <w:ind w:left="175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75"/>
        </w:tabs>
        <w:ind w:left="247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95"/>
        </w:tabs>
        <w:ind w:left="319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15"/>
        </w:tabs>
        <w:ind w:left="391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35"/>
        </w:tabs>
        <w:ind w:left="463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55"/>
        </w:tabs>
        <w:ind w:left="535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075"/>
        </w:tabs>
        <w:ind w:left="607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795"/>
        </w:tabs>
        <w:ind w:left="6795" w:hanging="180"/>
      </w:pPr>
    </w:lvl>
  </w:abstractNum>
  <w:abstractNum w:abstractNumId="5" w15:restartNumberingAfterBreak="0">
    <w:nsid w:val="2C5503A5"/>
    <w:multiLevelType w:val="hybridMultilevel"/>
    <w:tmpl w:val="8F2E5A5C"/>
    <w:lvl w:ilvl="0" w:tplc="FFFFFFFF">
      <w:start w:val="1"/>
      <w:numFmt w:val="upperLetter"/>
      <w:lvlText w:val="%1."/>
      <w:lvlJc w:val="left"/>
      <w:pPr>
        <w:tabs>
          <w:tab w:val="num" w:pos="1410"/>
        </w:tabs>
        <w:ind w:left="1410" w:hanging="360"/>
      </w:pPr>
      <w:rPr>
        <w:rFonts w:hint="default"/>
        <w:b w:val="0"/>
        <w:color w:val="auto"/>
        <w:u w:val="none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2130"/>
        </w:tabs>
        <w:ind w:left="213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50"/>
        </w:tabs>
        <w:ind w:left="285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570"/>
        </w:tabs>
        <w:ind w:left="357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290"/>
        </w:tabs>
        <w:ind w:left="429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10"/>
        </w:tabs>
        <w:ind w:left="501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30"/>
        </w:tabs>
        <w:ind w:left="573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50"/>
        </w:tabs>
        <w:ind w:left="645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170"/>
        </w:tabs>
        <w:ind w:left="7170" w:hanging="180"/>
      </w:pPr>
    </w:lvl>
  </w:abstractNum>
  <w:abstractNum w:abstractNumId="6" w15:restartNumberingAfterBreak="0">
    <w:nsid w:val="2EEA0822"/>
    <w:multiLevelType w:val="hybridMultilevel"/>
    <w:tmpl w:val="4FFA87D4"/>
    <w:lvl w:ilvl="0" w:tplc="7C22B806">
      <w:start w:val="1"/>
      <w:numFmt w:val="upperLetter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4530B8"/>
    <w:multiLevelType w:val="hybridMultilevel"/>
    <w:tmpl w:val="9E70BA12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 w15:restartNumberingAfterBreak="0">
    <w:nsid w:val="39814188"/>
    <w:multiLevelType w:val="hybridMultilevel"/>
    <w:tmpl w:val="A68601EA"/>
    <w:lvl w:ilvl="0" w:tplc="FFFFFFFF">
      <w:start w:val="1"/>
      <w:numFmt w:val="upperLetter"/>
      <w:lvlText w:val="%1."/>
      <w:lvlJc w:val="left"/>
      <w:pPr>
        <w:tabs>
          <w:tab w:val="num" w:pos="1260"/>
        </w:tabs>
        <w:ind w:left="126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" w15:restartNumberingAfterBreak="0">
    <w:nsid w:val="3B5331E8"/>
    <w:multiLevelType w:val="hybridMultilevel"/>
    <w:tmpl w:val="0E7C22B6"/>
    <w:lvl w:ilvl="0" w:tplc="4A260D3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0FD7158"/>
    <w:multiLevelType w:val="hybridMultilevel"/>
    <w:tmpl w:val="1138E780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1" w15:restartNumberingAfterBreak="0">
    <w:nsid w:val="423706B8"/>
    <w:multiLevelType w:val="hybridMultilevel"/>
    <w:tmpl w:val="FB1AB262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FFFFFFFF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2" w15:restartNumberingAfterBreak="0">
    <w:nsid w:val="458E2C57"/>
    <w:multiLevelType w:val="hybridMultilevel"/>
    <w:tmpl w:val="83140C72"/>
    <w:lvl w:ilvl="0" w:tplc="E5F20900">
      <w:start w:val="1"/>
      <w:numFmt w:val="upperLetter"/>
      <w:lvlText w:val="%1.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13" w15:restartNumberingAfterBreak="0">
    <w:nsid w:val="4A2C3FC5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4" w15:restartNumberingAfterBreak="0">
    <w:nsid w:val="53DF57DB"/>
    <w:multiLevelType w:val="hybridMultilevel"/>
    <w:tmpl w:val="AD6A3B46"/>
    <w:lvl w:ilvl="0" w:tplc="D6889B0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9C5A2C"/>
    <w:multiLevelType w:val="hybridMultilevel"/>
    <w:tmpl w:val="22B02BF8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6" w15:restartNumberingAfterBreak="0">
    <w:nsid w:val="6AC66C46"/>
    <w:multiLevelType w:val="hybridMultilevel"/>
    <w:tmpl w:val="8370D50C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FFFFFFFF">
      <w:start w:val="1"/>
      <w:numFmt w:val="upperLetter"/>
      <w:lvlText w:val="%2."/>
      <w:lvlJc w:val="left"/>
      <w:pPr>
        <w:tabs>
          <w:tab w:val="num" w:pos="1800"/>
        </w:tabs>
        <w:ind w:left="1800" w:hanging="360"/>
      </w:pPr>
      <w:rPr>
        <w:sz w:val="22"/>
        <w:szCs w:val="22"/>
      </w:rPr>
    </w:lvl>
    <w:lvl w:ilvl="2" w:tplc="FFFFFFFF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2B01AC2"/>
    <w:multiLevelType w:val="hybridMultilevel"/>
    <w:tmpl w:val="17509DC0"/>
    <w:lvl w:ilvl="0" w:tplc="FFFFFFFF">
      <w:start w:val="1"/>
      <w:numFmt w:val="upperLetter"/>
      <w:pStyle w:val="Heading6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FFFFFFFF">
      <w:start w:val="1"/>
      <w:numFmt w:val="upperLetter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FFFFFFFF">
      <w:start w:val="1"/>
      <w:numFmt w:val="upperLetter"/>
      <w:lvlText w:val="%3."/>
      <w:lvlJc w:val="left"/>
      <w:pPr>
        <w:tabs>
          <w:tab w:val="num" w:pos="2700"/>
        </w:tabs>
        <w:ind w:left="270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8" w15:restartNumberingAfterBreak="0">
    <w:nsid w:val="74023BC9"/>
    <w:multiLevelType w:val="hybridMultilevel"/>
    <w:tmpl w:val="46B631D4"/>
    <w:lvl w:ilvl="0" w:tplc="FFFFFFFF">
      <w:start w:val="1"/>
      <w:numFmt w:val="upperLetter"/>
      <w:pStyle w:val="Heading8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9" w15:restartNumberingAfterBreak="0">
    <w:nsid w:val="74CD1EF2"/>
    <w:multiLevelType w:val="hybridMultilevel"/>
    <w:tmpl w:val="C6706A06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0" w15:restartNumberingAfterBreak="0">
    <w:nsid w:val="771124D3"/>
    <w:multiLevelType w:val="hybridMultilevel"/>
    <w:tmpl w:val="D5B4EB2E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FFFFFFFF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1" w15:restartNumberingAfterBreak="0">
    <w:nsid w:val="78517F92"/>
    <w:multiLevelType w:val="hybridMultilevel"/>
    <w:tmpl w:val="C8DE6794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2" w15:restartNumberingAfterBreak="0">
    <w:nsid w:val="7CA92286"/>
    <w:multiLevelType w:val="hybridMultilevel"/>
    <w:tmpl w:val="6538B016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 w16cid:durableId="1873768114">
    <w:abstractNumId w:val="16"/>
  </w:num>
  <w:num w:numId="2" w16cid:durableId="2065179820">
    <w:abstractNumId w:val="17"/>
  </w:num>
  <w:num w:numId="3" w16cid:durableId="200092452">
    <w:abstractNumId w:val="18"/>
  </w:num>
  <w:num w:numId="4" w16cid:durableId="1244994049">
    <w:abstractNumId w:val="8"/>
  </w:num>
  <w:num w:numId="5" w16cid:durableId="1261833423">
    <w:abstractNumId w:val="21"/>
  </w:num>
  <w:num w:numId="6" w16cid:durableId="341399902">
    <w:abstractNumId w:val="1"/>
  </w:num>
  <w:num w:numId="7" w16cid:durableId="798188975">
    <w:abstractNumId w:val="11"/>
  </w:num>
  <w:num w:numId="8" w16cid:durableId="866912076">
    <w:abstractNumId w:val="15"/>
  </w:num>
  <w:num w:numId="9" w16cid:durableId="449127932">
    <w:abstractNumId w:val="7"/>
  </w:num>
  <w:num w:numId="10" w16cid:durableId="1902980318">
    <w:abstractNumId w:val="22"/>
  </w:num>
  <w:num w:numId="11" w16cid:durableId="111093109">
    <w:abstractNumId w:val="19"/>
  </w:num>
  <w:num w:numId="12" w16cid:durableId="658466718">
    <w:abstractNumId w:val="20"/>
  </w:num>
  <w:num w:numId="13" w16cid:durableId="2011903447">
    <w:abstractNumId w:val="10"/>
  </w:num>
  <w:num w:numId="14" w16cid:durableId="691146307">
    <w:abstractNumId w:val="5"/>
  </w:num>
  <w:num w:numId="15" w16cid:durableId="1112285309">
    <w:abstractNumId w:val="0"/>
    <w:lvlOverride w:ilvl="0">
      <w:lvl w:ilvl="0">
        <w:numFmt w:val="bullet"/>
        <w:lvlText w:val="•"/>
        <w:legacy w:legacy="1" w:legacySpace="0" w:legacyIndent="0"/>
        <w:lvlJc w:val="left"/>
        <w:rPr>
          <w:rFonts w:ascii="Arial" w:hAnsi="Arial" w:hint="default"/>
          <w:sz w:val="19"/>
        </w:rPr>
      </w:lvl>
    </w:lvlOverride>
  </w:num>
  <w:num w:numId="16" w16cid:durableId="168983883">
    <w:abstractNumId w:val="0"/>
    <w:lvlOverride w:ilvl="0">
      <w:lvl w:ilvl="0">
        <w:numFmt w:val="bullet"/>
        <w:lvlText w:val="•"/>
        <w:legacy w:legacy="1" w:legacySpace="0" w:legacyIndent="0"/>
        <w:lvlJc w:val="left"/>
        <w:rPr>
          <w:rFonts w:ascii="Arial" w:hAnsi="Arial" w:hint="default"/>
          <w:sz w:val="22"/>
        </w:rPr>
      </w:lvl>
    </w:lvlOverride>
  </w:num>
  <w:num w:numId="17" w16cid:durableId="2060594333">
    <w:abstractNumId w:val="13"/>
  </w:num>
  <w:num w:numId="18" w16cid:durableId="1244416396">
    <w:abstractNumId w:val="2"/>
  </w:num>
  <w:num w:numId="19" w16cid:durableId="1363435167">
    <w:abstractNumId w:val="12"/>
  </w:num>
  <w:num w:numId="20" w16cid:durableId="1111317391">
    <w:abstractNumId w:val="4"/>
  </w:num>
  <w:num w:numId="21" w16cid:durableId="864708127">
    <w:abstractNumId w:val="14"/>
  </w:num>
  <w:num w:numId="22" w16cid:durableId="40833625">
    <w:abstractNumId w:val="6"/>
  </w:num>
  <w:num w:numId="23" w16cid:durableId="47267873">
    <w:abstractNumId w:val="3"/>
  </w:num>
  <w:num w:numId="24" w16cid:durableId="16155503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A46"/>
    <w:rsid w:val="00000F1F"/>
    <w:rsid w:val="0000216B"/>
    <w:rsid w:val="00011993"/>
    <w:rsid w:val="00021D54"/>
    <w:rsid w:val="000220E8"/>
    <w:rsid w:val="00025EF6"/>
    <w:rsid w:val="000261FC"/>
    <w:rsid w:val="000306C1"/>
    <w:rsid w:val="00030DEB"/>
    <w:rsid w:val="000336D5"/>
    <w:rsid w:val="00061F03"/>
    <w:rsid w:val="00067288"/>
    <w:rsid w:val="000754EE"/>
    <w:rsid w:val="0008213B"/>
    <w:rsid w:val="00082BA0"/>
    <w:rsid w:val="0008427F"/>
    <w:rsid w:val="000845B7"/>
    <w:rsid w:val="000946BF"/>
    <w:rsid w:val="000A4455"/>
    <w:rsid w:val="000A5AF6"/>
    <w:rsid w:val="000B1E5F"/>
    <w:rsid w:val="000C5997"/>
    <w:rsid w:val="000C5B65"/>
    <w:rsid w:val="000D09CE"/>
    <w:rsid w:val="00100571"/>
    <w:rsid w:val="00114963"/>
    <w:rsid w:val="00121ED1"/>
    <w:rsid w:val="0013711B"/>
    <w:rsid w:val="00143297"/>
    <w:rsid w:val="00147BB8"/>
    <w:rsid w:val="00154E72"/>
    <w:rsid w:val="00165FA6"/>
    <w:rsid w:val="00170366"/>
    <w:rsid w:val="001810BD"/>
    <w:rsid w:val="00182429"/>
    <w:rsid w:val="00194E8D"/>
    <w:rsid w:val="001A25B1"/>
    <w:rsid w:val="001D472E"/>
    <w:rsid w:val="001D5EC7"/>
    <w:rsid w:val="001D62D4"/>
    <w:rsid w:val="001D7263"/>
    <w:rsid w:val="001E7597"/>
    <w:rsid w:val="00202516"/>
    <w:rsid w:val="002045D1"/>
    <w:rsid w:val="00204D8F"/>
    <w:rsid w:val="00216D18"/>
    <w:rsid w:val="0023074A"/>
    <w:rsid w:val="00234287"/>
    <w:rsid w:val="00237F15"/>
    <w:rsid w:val="00244598"/>
    <w:rsid w:val="00250237"/>
    <w:rsid w:val="00251B6F"/>
    <w:rsid w:val="0026793F"/>
    <w:rsid w:val="00267E32"/>
    <w:rsid w:val="00271B64"/>
    <w:rsid w:val="00272A91"/>
    <w:rsid w:val="00276D49"/>
    <w:rsid w:val="00277809"/>
    <w:rsid w:val="0029098A"/>
    <w:rsid w:val="0029505D"/>
    <w:rsid w:val="002D56FA"/>
    <w:rsid w:val="002E13B0"/>
    <w:rsid w:val="002E7D11"/>
    <w:rsid w:val="002F182A"/>
    <w:rsid w:val="002F3E57"/>
    <w:rsid w:val="002F54F4"/>
    <w:rsid w:val="00313040"/>
    <w:rsid w:val="003132D4"/>
    <w:rsid w:val="0031535D"/>
    <w:rsid w:val="00320C82"/>
    <w:rsid w:val="00321023"/>
    <w:rsid w:val="003279E7"/>
    <w:rsid w:val="003560D3"/>
    <w:rsid w:val="00360CB7"/>
    <w:rsid w:val="00364458"/>
    <w:rsid w:val="00364573"/>
    <w:rsid w:val="00371463"/>
    <w:rsid w:val="0038629E"/>
    <w:rsid w:val="003869EC"/>
    <w:rsid w:val="00386D21"/>
    <w:rsid w:val="00395EB1"/>
    <w:rsid w:val="003A2441"/>
    <w:rsid w:val="003A3BDF"/>
    <w:rsid w:val="003A67E7"/>
    <w:rsid w:val="003B0263"/>
    <w:rsid w:val="003B19E0"/>
    <w:rsid w:val="003D3036"/>
    <w:rsid w:val="003E5CD5"/>
    <w:rsid w:val="003F3663"/>
    <w:rsid w:val="00401671"/>
    <w:rsid w:val="004035D1"/>
    <w:rsid w:val="004064F7"/>
    <w:rsid w:val="0041542B"/>
    <w:rsid w:val="00426CE9"/>
    <w:rsid w:val="00435296"/>
    <w:rsid w:val="00440689"/>
    <w:rsid w:val="0044128D"/>
    <w:rsid w:val="00442742"/>
    <w:rsid w:val="004437B0"/>
    <w:rsid w:val="00443A13"/>
    <w:rsid w:val="00474378"/>
    <w:rsid w:val="00483FB0"/>
    <w:rsid w:val="0049250F"/>
    <w:rsid w:val="00492C9C"/>
    <w:rsid w:val="004A07A4"/>
    <w:rsid w:val="004A57EC"/>
    <w:rsid w:val="004A7A76"/>
    <w:rsid w:val="004D04A0"/>
    <w:rsid w:val="004D26C6"/>
    <w:rsid w:val="004D53BA"/>
    <w:rsid w:val="004E1580"/>
    <w:rsid w:val="004E1D22"/>
    <w:rsid w:val="004E67D0"/>
    <w:rsid w:val="004E75A9"/>
    <w:rsid w:val="004E75CE"/>
    <w:rsid w:val="004F1C38"/>
    <w:rsid w:val="004F6C4D"/>
    <w:rsid w:val="00506334"/>
    <w:rsid w:val="00506BF6"/>
    <w:rsid w:val="00510DBC"/>
    <w:rsid w:val="0051349F"/>
    <w:rsid w:val="00513A59"/>
    <w:rsid w:val="005160B8"/>
    <w:rsid w:val="00516ADB"/>
    <w:rsid w:val="00520360"/>
    <w:rsid w:val="005212B8"/>
    <w:rsid w:val="00523476"/>
    <w:rsid w:val="00524CC1"/>
    <w:rsid w:val="00532ADC"/>
    <w:rsid w:val="00550AB1"/>
    <w:rsid w:val="00582179"/>
    <w:rsid w:val="0058740D"/>
    <w:rsid w:val="005919F7"/>
    <w:rsid w:val="00597A17"/>
    <w:rsid w:val="005B0D83"/>
    <w:rsid w:val="005B4C42"/>
    <w:rsid w:val="005C4981"/>
    <w:rsid w:val="005C6D70"/>
    <w:rsid w:val="005D1A64"/>
    <w:rsid w:val="005D57E6"/>
    <w:rsid w:val="005E00DF"/>
    <w:rsid w:val="005E0F1C"/>
    <w:rsid w:val="005E50ED"/>
    <w:rsid w:val="005E7EE5"/>
    <w:rsid w:val="005F4098"/>
    <w:rsid w:val="00611CBA"/>
    <w:rsid w:val="0061688C"/>
    <w:rsid w:val="00626625"/>
    <w:rsid w:val="00631744"/>
    <w:rsid w:val="00636B97"/>
    <w:rsid w:val="00647B11"/>
    <w:rsid w:val="00655722"/>
    <w:rsid w:val="006568E5"/>
    <w:rsid w:val="006572AD"/>
    <w:rsid w:val="006864D3"/>
    <w:rsid w:val="00695E7D"/>
    <w:rsid w:val="006B0A0D"/>
    <w:rsid w:val="006B3BCB"/>
    <w:rsid w:val="006B7B22"/>
    <w:rsid w:val="006D0CE5"/>
    <w:rsid w:val="006D396B"/>
    <w:rsid w:val="007129BF"/>
    <w:rsid w:val="00714A2D"/>
    <w:rsid w:val="007243C7"/>
    <w:rsid w:val="00724F6B"/>
    <w:rsid w:val="00726695"/>
    <w:rsid w:val="0073070E"/>
    <w:rsid w:val="00730E62"/>
    <w:rsid w:val="00731839"/>
    <w:rsid w:val="00733807"/>
    <w:rsid w:val="00736C16"/>
    <w:rsid w:val="00743871"/>
    <w:rsid w:val="00765A1A"/>
    <w:rsid w:val="00765C49"/>
    <w:rsid w:val="0078388B"/>
    <w:rsid w:val="0078621B"/>
    <w:rsid w:val="00793242"/>
    <w:rsid w:val="00795E2F"/>
    <w:rsid w:val="007B2EA0"/>
    <w:rsid w:val="007B4B9F"/>
    <w:rsid w:val="007C30F6"/>
    <w:rsid w:val="007C65E6"/>
    <w:rsid w:val="007D0E93"/>
    <w:rsid w:val="007D7737"/>
    <w:rsid w:val="007E50CB"/>
    <w:rsid w:val="007F4BC1"/>
    <w:rsid w:val="00800221"/>
    <w:rsid w:val="00810B8B"/>
    <w:rsid w:val="008169A8"/>
    <w:rsid w:val="00817BB6"/>
    <w:rsid w:val="00833EA6"/>
    <w:rsid w:val="00847F69"/>
    <w:rsid w:val="008516F6"/>
    <w:rsid w:val="008624C8"/>
    <w:rsid w:val="00870C25"/>
    <w:rsid w:val="00877DAB"/>
    <w:rsid w:val="008847F6"/>
    <w:rsid w:val="00892EEE"/>
    <w:rsid w:val="008B62C2"/>
    <w:rsid w:val="008C0A0A"/>
    <w:rsid w:val="008C4B78"/>
    <w:rsid w:val="008C51E0"/>
    <w:rsid w:val="008C78FE"/>
    <w:rsid w:val="008D7027"/>
    <w:rsid w:val="008D7EE0"/>
    <w:rsid w:val="008E02FB"/>
    <w:rsid w:val="008E158D"/>
    <w:rsid w:val="008F0D8D"/>
    <w:rsid w:val="008F1895"/>
    <w:rsid w:val="008F5D6A"/>
    <w:rsid w:val="008F6DC5"/>
    <w:rsid w:val="008F7A8B"/>
    <w:rsid w:val="00915D94"/>
    <w:rsid w:val="00924EA3"/>
    <w:rsid w:val="009253AA"/>
    <w:rsid w:val="009301F9"/>
    <w:rsid w:val="00932A46"/>
    <w:rsid w:val="0093704D"/>
    <w:rsid w:val="009502EA"/>
    <w:rsid w:val="009511A7"/>
    <w:rsid w:val="009540A3"/>
    <w:rsid w:val="009633DD"/>
    <w:rsid w:val="009673F2"/>
    <w:rsid w:val="00970343"/>
    <w:rsid w:val="0097147C"/>
    <w:rsid w:val="00971BAB"/>
    <w:rsid w:val="00975606"/>
    <w:rsid w:val="009817B4"/>
    <w:rsid w:val="0099166C"/>
    <w:rsid w:val="00996858"/>
    <w:rsid w:val="009A145E"/>
    <w:rsid w:val="009B16E8"/>
    <w:rsid w:val="009B22CA"/>
    <w:rsid w:val="009B49B8"/>
    <w:rsid w:val="009C0705"/>
    <w:rsid w:val="009F0F95"/>
    <w:rsid w:val="00A06614"/>
    <w:rsid w:val="00A2076E"/>
    <w:rsid w:val="00A258F1"/>
    <w:rsid w:val="00A33287"/>
    <w:rsid w:val="00A335F5"/>
    <w:rsid w:val="00A37F37"/>
    <w:rsid w:val="00A41A9C"/>
    <w:rsid w:val="00A43DD8"/>
    <w:rsid w:val="00A50E26"/>
    <w:rsid w:val="00A5253A"/>
    <w:rsid w:val="00A52D41"/>
    <w:rsid w:val="00A54F3C"/>
    <w:rsid w:val="00A56F2F"/>
    <w:rsid w:val="00A61FE3"/>
    <w:rsid w:val="00A62A15"/>
    <w:rsid w:val="00A63759"/>
    <w:rsid w:val="00A6745B"/>
    <w:rsid w:val="00A70016"/>
    <w:rsid w:val="00A7338E"/>
    <w:rsid w:val="00A75D07"/>
    <w:rsid w:val="00A81B6C"/>
    <w:rsid w:val="00AA3E55"/>
    <w:rsid w:val="00AB6564"/>
    <w:rsid w:val="00AC2E36"/>
    <w:rsid w:val="00AC6DE1"/>
    <w:rsid w:val="00AC7949"/>
    <w:rsid w:val="00AD4F76"/>
    <w:rsid w:val="00AF1A35"/>
    <w:rsid w:val="00AF2F1B"/>
    <w:rsid w:val="00AF3C1D"/>
    <w:rsid w:val="00B00943"/>
    <w:rsid w:val="00B11BAB"/>
    <w:rsid w:val="00B14294"/>
    <w:rsid w:val="00B156CD"/>
    <w:rsid w:val="00B20466"/>
    <w:rsid w:val="00B26392"/>
    <w:rsid w:val="00B30046"/>
    <w:rsid w:val="00B30908"/>
    <w:rsid w:val="00B313E6"/>
    <w:rsid w:val="00B4056E"/>
    <w:rsid w:val="00B45864"/>
    <w:rsid w:val="00B46119"/>
    <w:rsid w:val="00B74338"/>
    <w:rsid w:val="00B748F5"/>
    <w:rsid w:val="00B84526"/>
    <w:rsid w:val="00B972E6"/>
    <w:rsid w:val="00BB15A5"/>
    <w:rsid w:val="00BB3B4B"/>
    <w:rsid w:val="00BC3C6D"/>
    <w:rsid w:val="00BC55BB"/>
    <w:rsid w:val="00BD1971"/>
    <w:rsid w:val="00BD1AA8"/>
    <w:rsid w:val="00BD37E3"/>
    <w:rsid w:val="00BD6543"/>
    <w:rsid w:val="00BE27E1"/>
    <w:rsid w:val="00C011F6"/>
    <w:rsid w:val="00C12728"/>
    <w:rsid w:val="00C17A1B"/>
    <w:rsid w:val="00C20DF8"/>
    <w:rsid w:val="00C24E69"/>
    <w:rsid w:val="00C458BE"/>
    <w:rsid w:val="00C64C26"/>
    <w:rsid w:val="00C72378"/>
    <w:rsid w:val="00C74029"/>
    <w:rsid w:val="00C75040"/>
    <w:rsid w:val="00C81E3F"/>
    <w:rsid w:val="00C918A0"/>
    <w:rsid w:val="00CA3B47"/>
    <w:rsid w:val="00CA70CA"/>
    <w:rsid w:val="00CB6567"/>
    <w:rsid w:val="00CC31E5"/>
    <w:rsid w:val="00CD5DEB"/>
    <w:rsid w:val="00CD7EE0"/>
    <w:rsid w:val="00CE0DD9"/>
    <w:rsid w:val="00CE3F50"/>
    <w:rsid w:val="00CF0E01"/>
    <w:rsid w:val="00CF12C3"/>
    <w:rsid w:val="00CF4310"/>
    <w:rsid w:val="00CF6A04"/>
    <w:rsid w:val="00D00BAB"/>
    <w:rsid w:val="00D03E34"/>
    <w:rsid w:val="00D07275"/>
    <w:rsid w:val="00D112DC"/>
    <w:rsid w:val="00D30CAE"/>
    <w:rsid w:val="00D33E2D"/>
    <w:rsid w:val="00D33FC7"/>
    <w:rsid w:val="00D55CBA"/>
    <w:rsid w:val="00D65B1B"/>
    <w:rsid w:val="00D72DE4"/>
    <w:rsid w:val="00D818B6"/>
    <w:rsid w:val="00D84B06"/>
    <w:rsid w:val="00D86AA0"/>
    <w:rsid w:val="00D86BDF"/>
    <w:rsid w:val="00D86C85"/>
    <w:rsid w:val="00D87040"/>
    <w:rsid w:val="00DA41D1"/>
    <w:rsid w:val="00DA748C"/>
    <w:rsid w:val="00DA7725"/>
    <w:rsid w:val="00DB06F2"/>
    <w:rsid w:val="00DB3C7E"/>
    <w:rsid w:val="00DB3D5E"/>
    <w:rsid w:val="00DC0CDB"/>
    <w:rsid w:val="00DC4A12"/>
    <w:rsid w:val="00DC7BEF"/>
    <w:rsid w:val="00DD78F2"/>
    <w:rsid w:val="00DE002D"/>
    <w:rsid w:val="00DE7377"/>
    <w:rsid w:val="00DF34C1"/>
    <w:rsid w:val="00DF6A22"/>
    <w:rsid w:val="00E001BC"/>
    <w:rsid w:val="00E11F88"/>
    <w:rsid w:val="00E126A6"/>
    <w:rsid w:val="00E214DE"/>
    <w:rsid w:val="00E26570"/>
    <w:rsid w:val="00E3496F"/>
    <w:rsid w:val="00E34971"/>
    <w:rsid w:val="00E47DB4"/>
    <w:rsid w:val="00E528F9"/>
    <w:rsid w:val="00E530D1"/>
    <w:rsid w:val="00E614B9"/>
    <w:rsid w:val="00E76B3F"/>
    <w:rsid w:val="00E77320"/>
    <w:rsid w:val="00E841D5"/>
    <w:rsid w:val="00E95AD6"/>
    <w:rsid w:val="00E968B5"/>
    <w:rsid w:val="00EB01A1"/>
    <w:rsid w:val="00EC35EC"/>
    <w:rsid w:val="00ED1B83"/>
    <w:rsid w:val="00EE28FF"/>
    <w:rsid w:val="00EE317B"/>
    <w:rsid w:val="00EE5715"/>
    <w:rsid w:val="00EF04AB"/>
    <w:rsid w:val="00EF2FBB"/>
    <w:rsid w:val="00F02E28"/>
    <w:rsid w:val="00F1321E"/>
    <w:rsid w:val="00F27871"/>
    <w:rsid w:val="00F30857"/>
    <w:rsid w:val="00F359AE"/>
    <w:rsid w:val="00F4610E"/>
    <w:rsid w:val="00F47775"/>
    <w:rsid w:val="00F555C5"/>
    <w:rsid w:val="00F634AE"/>
    <w:rsid w:val="00F6722B"/>
    <w:rsid w:val="00F70A29"/>
    <w:rsid w:val="00F73023"/>
    <w:rsid w:val="00F854BD"/>
    <w:rsid w:val="00F93EA8"/>
    <w:rsid w:val="00F9558F"/>
    <w:rsid w:val="00FA1449"/>
    <w:rsid w:val="00FA4D61"/>
    <w:rsid w:val="00FA72DF"/>
    <w:rsid w:val="00FC2E0B"/>
    <w:rsid w:val="00FD3510"/>
    <w:rsid w:val="00FE4715"/>
    <w:rsid w:val="00FF2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D45E09"/>
  <w15:chartTrackingRefBased/>
  <w15:docId w15:val="{9D05011D-7BFC-486D-A9F8-8638DF98B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32A46"/>
  </w:style>
  <w:style w:type="paragraph" w:styleId="Heading1">
    <w:name w:val="heading 1"/>
    <w:basedOn w:val="Normal"/>
    <w:next w:val="Normal"/>
    <w:qFormat/>
    <w:rsid w:val="00932A46"/>
    <w:pPr>
      <w:keepNext/>
      <w:outlineLvl w:val="0"/>
    </w:pPr>
    <w:rPr>
      <w:rFonts w:ascii="Arial" w:hAnsi="Arial" w:cs="Arial"/>
      <w:b/>
      <w:bCs/>
    </w:rPr>
  </w:style>
  <w:style w:type="paragraph" w:styleId="Heading2">
    <w:name w:val="heading 2"/>
    <w:basedOn w:val="Normal"/>
    <w:next w:val="Normal"/>
    <w:link w:val="Heading2Char"/>
    <w:qFormat/>
    <w:rsid w:val="00932A46"/>
    <w:pPr>
      <w:keepNext/>
      <w:spacing w:before="100" w:beforeAutospacing="1" w:after="100" w:afterAutospacing="1"/>
      <w:ind w:right="720"/>
      <w:outlineLvl w:val="1"/>
    </w:pPr>
    <w:rPr>
      <w:rFonts w:ascii="Trebuchet MS" w:hAnsi="Trebuchet MS"/>
      <w:b/>
      <w:bCs/>
      <w:i/>
      <w:iCs/>
      <w:color w:val="800080"/>
    </w:rPr>
  </w:style>
  <w:style w:type="paragraph" w:styleId="Heading3">
    <w:name w:val="heading 3"/>
    <w:basedOn w:val="Normal"/>
    <w:next w:val="Normal"/>
    <w:link w:val="Heading3Char"/>
    <w:qFormat/>
    <w:rsid w:val="00932A46"/>
    <w:pPr>
      <w:keepNext/>
      <w:ind w:left="720"/>
      <w:outlineLvl w:val="2"/>
    </w:pPr>
    <w:rPr>
      <w:rFonts w:ascii="Arial" w:hAnsi="Arial" w:cs="Arial"/>
      <w:b/>
      <w:bCs/>
    </w:rPr>
  </w:style>
  <w:style w:type="paragraph" w:styleId="Heading5">
    <w:name w:val="heading 5"/>
    <w:basedOn w:val="Normal"/>
    <w:next w:val="Normal"/>
    <w:qFormat/>
    <w:rsid w:val="00932A46"/>
    <w:pPr>
      <w:keepNext/>
      <w:jc w:val="both"/>
      <w:outlineLvl w:val="4"/>
    </w:pPr>
    <w:rPr>
      <w:rFonts w:ascii="Trebuchet MS" w:hAnsi="Trebuchet MS" w:cs="Arial"/>
      <w:sz w:val="24"/>
    </w:rPr>
  </w:style>
  <w:style w:type="paragraph" w:styleId="Heading6">
    <w:name w:val="heading 6"/>
    <w:basedOn w:val="Normal"/>
    <w:next w:val="Normal"/>
    <w:qFormat/>
    <w:rsid w:val="00932A46"/>
    <w:pPr>
      <w:keepNext/>
      <w:numPr>
        <w:numId w:val="2"/>
      </w:numPr>
      <w:jc w:val="both"/>
      <w:outlineLvl w:val="5"/>
    </w:pPr>
    <w:rPr>
      <w:rFonts w:ascii="Book Antiqua" w:hAnsi="Book Antiqua"/>
      <w:b/>
      <w:bCs/>
      <w:sz w:val="24"/>
    </w:rPr>
  </w:style>
  <w:style w:type="paragraph" w:styleId="Heading7">
    <w:name w:val="heading 7"/>
    <w:basedOn w:val="Normal"/>
    <w:next w:val="Normal"/>
    <w:qFormat/>
    <w:rsid w:val="00932A46"/>
    <w:pPr>
      <w:keepNext/>
      <w:jc w:val="center"/>
      <w:outlineLvl w:val="6"/>
    </w:pPr>
    <w:rPr>
      <w:rFonts w:ascii="Book Antiqua" w:hAnsi="Book Antiqua"/>
      <w:b/>
      <w:bCs/>
      <w:sz w:val="22"/>
    </w:rPr>
  </w:style>
  <w:style w:type="paragraph" w:styleId="Heading8">
    <w:name w:val="heading 8"/>
    <w:basedOn w:val="Normal"/>
    <w:next w:val="Normal"/>
    <w:qFormat/>
    <w:rsid w:val="00932A46"/>
    <w:pPr>
      <w:keepNext/>
      <w:numPr>
        <w:numId w:val="3"/>
      </w:numPr>
      <w:jc w:val="both"/>
      <w:outlineLvl w:val="7"/>
    </w:pPr>
    <w:rPr>
      <w:rFonts w:ascii="Book Antiqua" w:hAnsi="Book Antiqua"/>
      <w:color w:val="333399"/>
      <w:sz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rsid w:val="00932A46"/>
    <w:pPr>
      <w:jc w:val="both"/>
    </w:pPr>
    <w:rPr>
      <w:rFonts w:ascii="Arial" w:hAnsi="Arial" w:cs="Arial"/>
    </w:rPr>
  </w:style>
  <w:style w:type="paragraph" w:styleId="Header">
    <w:name w:val="header"/>
    <w:basedOn w:val="Normal"/>
    <w:link w:val="HeaderChar"/>
    <w:uiPriority w:val="99"/>
    <w:rsid w:val="00714A2D"/>
    <w:pPr>
      <w:tabs>
        <w:tab w:val="center" w:pos="4320"/>
        <w:tab w:val="right" w:pos="8640"/>
      </w:tabs>
    </w:pPr>
    <w:rPr>
      <w:noProof/>
    </w:rPr>
  </w:style>
  <w:style w:type="paragraph" w:styleId="Footer">
    <w:name w:val="footer"/>
    <w:basedOn w:val="Normal"/>
    <w:link w:val="FooterChar"/>
    <w:uiPriority w:val="99"/>
    <w:rsid w:val="00932A46"/>
    <w:pPr>
      <w:tabs>
        <w:tab w:val="center" w:pos="4320"/>
        <w:tab w:val="right" w:pos="8640"/>
      </w:tabs>
    </w:pPr>
  </w:style>
  <w:style w:type="paragraph" w:styleId="BodyTextIndent2">
    <w:name w:val="Body Text Indent 2"/>
    <w:basedOn w:val="Normal"/>
    <w:rsid w:val="00932A46"/>
    <w:pPr>
      <w:ind w:left="720"/>
      <w:jc w:val="both"/>
    </w:pPr>
    <w:rPr>
      <w:rFonts w:ascii="Trebuchet MS" w:hAnsi="Trebuchet MS" w:cs="Arial"/>
      <w:b/>
      <w:bCs/>
      <w:sz w:val="24"/>
    </w:rPr>
  </w:style>
  <w:style w:type="paragraph" w:styleId="BodyTextIndent3">
    <w:name w:val="Body Text Indent 3"/>
    <w:basedOn w:val="Normal"/>
    <w:rsid w:val="00932A46"/>
    <w:pPr>
      <w:ind w:left="720"/>
      <w:jc w:val="both"/>
    </w:pPr>
    <w:rPr>
      <w:rFonts w:ascii="Zurich BT" w:hAnsi="Zurich BT" w:cs="Arial"/>
      <w:sz w:val="24"/>
    </w:rPr>
  </w:style>
  <w:style w:type="paragraph" w:styleId="Title">
    <w:name w:val="Title"/>
    <w:basedOn w:val="Normal"/>
    <w:qFormat/>
    <w:rsid w:val="00932A46"/>
    <w:pPr>
      <w:jc w:val="center"/>
    </w:pPr>
    <w:rPr>
      <w:rFonts w:ascii="Book Antiqua" w:hAnsi="Book Antiqua"/>
      <w:b/>
      <w:bCs/>
      <w:sz w:val="36"/>
    </w:rPr>
  </w:style>
  <w:style w:type="character" w:styleId="Hyperlink">
    <w:name w:val="Hyperlink"/>
    <w:rsid w:val="00932A46"/>
    <w:rPr>
      <w:color w:val="0000FF"/>
      <w:u w:val="single"/>
    </w:rPr>
  </w:style>
  <w:style w:type="paragraph" w:styleId="BodyText2">
    <w:name w:val="Body Text 2"/>
    <w:basedOn w:val="Normal"/>
    <w:rsid w:val="00932A46"/>
    <w:pPr>
      <w:jc w:val="both"/>
    </w:pPr>
    <w:rPr>
      <w:rFonts w:ascii="Book Antiqua" w:hAnsi="Book Antiqua" w:cs="Arial"/>
      <w:sz w:val="24"/>
    </w:rPr>
  </w:style>
  <w:style w:type="character" w:styleId="FollowedHyperlink">
    <w:name w:val="FollowedHyperlink"/>
    <w:rsid w:val="000306C1"/>
    <w:rPr>
      <w:color w:val="800080"/>
      <w:u w:val="single"/>
    </w:rPr>
  </w:style>
  <w:style w:type="paragraph" w:styleId="BalloonText">
    <w:name w:val="Balloon Text"/>
    <w:basedOn w:val="Normal"/>
    <w:link w:val="BalloonTextChar"/>
    <w:rsid w:val="00C7504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C7504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30908"/>
    <w:pPr>
      <w:ind w:left="720"/>
    </w:pPr>
  </w:style>
  <w:style w:type="paragraph" w:styleId="FootnoteText">
    <w:name w:val="footnote text"/>
    <w:basedOn w:val="Normal"/>
    <w:link w:val="FootnoteTextChar"/>
    <w:rsid w:val="003B19E0"/>
  </w:style>
  <w:style w:type="character" w:customStyle="1" w:styleId="FootnoteTextChar">
    <w:name w:val="Footnote Text Char"/>
    <w:basedOn w:val="DefaultParagraphFont"/>
    <w:link w:val="FootnoteText"/>
    <w:rsid w:val="003B19E0"/>
  </w:style>
  <w:style w:type="character" w:styleId="FootnoteReference">
    <w:name w:val="footnote reference"/>
    <w:rsid w:val="003B19E0"/>
    <w:rPr>
      <w:vertAlign w:val="superscript"/>
    </w:rPr>
  </w:style>
  <w:style w:type="character" w:customStyle="1" w:styleId="Heading2Char">
    <w:name w:val="Heading 2 Char"/>
    <w:link w:val="Heading2"/>
    <w:rsid w:val="00E34971"/>
    <w:rPr>
      <w:rFonts w:ascii="Trebuchet MS" w:hAnsi="Trebuchet MS"/>
      <w:b/>
      <w:bCs/>
      <w:i/>
      <w:iCs/>
      <w:color w:val="800080"/>
    </w:rPr>
  </w:style>
  <w:style w:type="character" w:customStyle="1" w:styleId="Heading3Char">
    <w:name w:val="Heading 3 Char"/>
    <w:link w:val="Heading3"/>
    <w:rsid w:val="00E34971"/>
    <w:rPr>
      <w:rFonts w:ascii="Arial" w:hAnsi="Arial" w:cs="Arial"/>
      <w:b/>
      <w:bCs/>
    </w:rPr>
  </w:style>
  <w:style w:type="table" w:styleId="TableGrid">
    <w:name w:val="Table Grid"/>
    <w:basedOn w:val="TableNormal"/>
    <w:uiPriority w:val="59"/>
    <w:rsid w:val="00E34971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link w:val="Footer"/>
    <w:uiPriority w:val="99"/>
    <w:rsid w:val="000946BF"/>
  </w:style>
  <w:style w:type="character" w:customStyle="1" w:styleId="HeaderChar">
    <w:name w:val="Header Char"/>
    <w:link w:val="Header"/>
    <w:uiPriority w:val="99"/>
    <w:rsid w:val="000946BF"/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90524EF-F05C-46AF-A2CA-64269BECB3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339</Words>
  <Characters>1936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Verification of Investment proof (F</vt:lpstr>
    </vt:vector>
  </TitlesOfParts>
  <Company>Mphasis</Company>
  <LinksUpToDate>false</LinksUpToDate>
  <CharactersWithSpaces>2271</CharactersWithSpaces>
  <SharedDoc>false</SharedDoc>
  <HLinks>
    <vt:vector size="6" baseType="variant">
      <vt:variant>
        <vt:i4>262192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_top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Verification of Investment proof (F</dc:title>
  <dc:subject/>
  <dc:creator>Geetha J01</dc:creator>
  <cp:keywords/>
  <cp:lastModifiedBy>Richard Minus</cp:lastModifiedBy>
  <cp:revision>1</cp:revision>
  <cp:lastPrinted>2011-12-28T13:41:00Z</cp:lastPrinted>
  <dcterms:created xsi:type="dcterms:W3CDTF">2024-12-04T10:51:00Z</dcterms:created>
  <dcterms:modified xsi:type="dcterms:W3CDTF">2024-12-04T10:51:00Z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